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Notice – Rent Arrears</w:t>
      </w:r>
    </w:p>
    <w:p>
      <w:pPr>
        <w:pStyle w:val="Heading2"/>
      </w:pPr>
      <w:r>
        <w:t xml:space="preserve">Legal Notice Overview</w:t>
      </w:r>
    </w:p>
    <w:p>
      <w:pPr/>
      <w:r>
        <w:t xml:space="preserve">BY REGISTERED POST WITH ACKNOWLEDGEMENT DUE / EMAIL</w:t>
      </w:r>
    </w:p>
    <w:p>
      <w:pPr/>
      <w:r>
        <w:t xml:space="preserve">Date: 08-10-2026</w:t>
      </w:r>
    </w:p>
    <w:p>
      <w:pPr/>
      <w:r>
        <w:t xml:space="preserve">From:</w:t>
      </w:r>
    </w:p>
    <w:p>
      <w:pPr/>
      <w:r>
        <w:t xml:space="preserve">Rajesh Kumar, Advocate</w:t>
      </w:r>
    </w:p>
    <w:p>
      <w:pPr/>
      <w:r>
        <w:t xml:space="preserve">Kumar &amp; Associates</w:t>
      </w:r>
    </w:p>
    <w:p>
      <w:pPr/>
      <w:r>
        <w:t xml:space="preserve">[[Advocate Office Address]]</w:t>
      </w:r>
    </w:p>
    <w:p>
      <w:pPr/>
      <w:r>
        <w:t xml:space="preserve">To:</w:t>
      </w:r>
    </w:p>
    <w:p>
      <w:pPr/>
      <w:r>
        <w:t xml:space="preserve">Seetharaman</w:t>
      </w:r>
    </w:p>
    <w:p>
      <w:pPr/>
      <w:r>
        <w:t xml:space="preserve">[[Tenant Address]]</w:t>
      </w:r>
    </w:p>
    <w:p>
      <w:pPr/>
      <w:r>
        <w:t xml:space="preserve">Sub: Demand for payment of arrears of rent of Rs. 80,000 for the premises at [[Premises Address]] and notice to vacate.</w:t>
      </w:r>
    </w:p>
    <w:p>
      <w:pPr/>
      <w:r>
        <w:t xml:space="preserve">Ref: Lease Deed dated [[Lease Date]] between my client and you.</w:t>
      </w:r>
    </w:p>
    <w:p>
      <w:pPr/>
      <w:r>
        <w:t xml:space="preserve">Sir / Madam,</w:t>
      </w:r>
    </w:p>
    <w:p>
      <w:pPr/>
      <w:r>
        <w:t xml:space="preserve">Under instructions from and on behalf of my client, Kannan, residing at [[Landlord Address]] (hereinafter "my client"), I hereby serve upon you the following legal notice:</w:t>
      </w:r>
    </w:p>
    <w:p>
      <w:pPr>
        <w:pStyle w:val="Heading2"/>
      </w:pPr>
      <w:r>
        <w:t xml:space="preserve">THE TENANCY</w:t>
      </w:r>
    </w:p>
    <w:p>
      <w:pPr/>
      <w:r>
        <w:t xml:space="preserve">My client is the owner of the premises at [[Premises Address]] (the "Premises"). By a Lease Deed dated [[Lease Date]], my client let out the Premises to you for residential use for a term of [[Lease Term]], at a monthly rent of Rs. [[Monthly Rent]], payable on or before the [[Rent Due Day]] day of each month.</w:t>
      </w:r>
    </w:p>
    <w:p>
      <w:pPr>
        <w:pStyle w:val="Heading2"/>
      </w:pPr>
      <w:r>
        <w:t xml:space="preserve">THE DEFAULT</w:t>
      </w:r>
    </w:p>
    <w:p>
      <w:pPr/>
      <w:r>
        <w:t xml:space="preserve">You have failed to pay the rent for the months of August and September 2026, despite repeated oral and written requests by my client, including the reminder dated [[Reminder Date]]. As on the date of this notice, a sum of Rs. </w:t>
      </w:r>
      <w:del w:id="1" w:author="R. Arun Prakash (tenant counsel)" w:date="2026-10-08T13:57:05Z">
        <w:r>
          <w:delText xml:space="preserve">80</w:delText>
        </w:r>
      </w:del>
      <w:ins w:id="2" w:author="R. Arun Prakash (tenant counsel)" w:date="2026-10-08T13:57:05Z">
        <w:r>
          <w:t xml:space="preserve">40</w:t>
        </w:r>
      </w:ins>
      <w:r>
        <w:t xml:space="preserve">,000 (Rupees </w:t>
      </w:r>
      <w:del w:id="3" w:author="R. Arun Prakash (tenant counsel)" w:date="2026-10-08T13:57:05Z">
        <w:r>
          <w:delText xml:space="preserve">Eighty</w:delText>
        </w:r>
      </w:del>
      <w:ins w:id="4" w:author="R. Arun Prakash (tenant counsel)" w:date="2026-10-08T13:57:05Z">
        <w:r>
          <w:t xml:space="preserve">Forty</w:t>
        </w:r>
      </w:ins>
      <w:r>
        <w:t xml:space="preserve"> Thousand only) is due and payable by you as arrears of rent.</w:t>
      </w:r>
    </w:p>
    <w:p>
      <w:pPr>
        <w:rPr>
          <w:ins w:id="5" w:author="R. Arun Prakash (tenant counsel)" w:date="2026-10-08T13:57:05Z"/>
        </w:rPr>
      </w:pPr>
      <w:ins w:id="6" w:author="R. Arun Prakash (tenant counsel)" w:date="2026-10-08T13:57:05Z">
        <w:r>
          <w:t xml:space="preserve">My client paid the rent for August 2026 in cash on 5 August 2026, for which your client issued no receipt.</w:t>
        </w:r>
      </w:ins>
    </w:p>
    <w:p>
      <w:pPr>
        <w:pStyle w:val="Heading2"/>
      </w:pPr>
      <w:r>
        <w:t xml:space="preserve">INTEREST AND CHARGES</w:t>
      </w:r>
    </w:p>
    <w:p>
      <w:pPr/>
      <w:r>
        <w:t xml:space="preserve">Under clause [[Interest Clause Number]] of the Lease Deed, delayed rent carries interest at [[Interest Rate]] per cent per annum. You are also liable for the unpaid maintenance and electricity charges of Rs. [[Other Dues]].</w:t>
      </w:r>
    </w:p>
    <w:p>
      <w:pPr>
        <w:pStyle w:val="Heading2"/>
      </w:pPr>
      <w:r>
        <w:t xml:space="preserve">BREACH OF THE LEASE</w:t>
      </w:r>
    </w:p>
    <w:p>
      <w:pPr/>
      <w:r>
        <w:t xml:space="preserve">Your failure to pay rent is a breach of the essential terms of the Lease Deed. Under clause [[Termination Clause Number]] of the Lease Deed, non-payment of rent for [[Default Period]] entitles my client to terminate the lease and recover possession of the Premises.</w:t>
      </w:r>
    </w:p>
    <w:p>
      <w:pPr>
        <w:pStyle w:val="Heading2"/>
      </w:pPr>
      <w:r>
        <w:t xml:space="preserve">DEMAND</w:t>
      </w:r>
    </w:p>
    <w:p>
      <w:pPr/>
      <w:r>
        <w:t xml:space="preserve">I therefore call upon you to pay my client the sum of Rs. [[Total Demand]], being the arrears of rent with interest and other dues, within </w:t>
      </w:r>
      <w:del w:id="7" w:author="R. Arun Prakash (tenant counsel)" w:date="2026-10-08T13:57:05Z">
        <w:r>
          <w:delText xml:space="preserve">15</w:delText>
        </w:r>
      </w:del>
      <w:ins w:id="8" w:author="R. Arun Prakash (tenant counsel)" w:date="2026-10-08T13:57:05Z">
        <w:r>
          <w:t xml:space="preserve">30</w:t>
        </w:r>
      </w:ins>
      <w:r>
        <w:t xml:space="preserve"> days of receipt of this notice, by bank transfer to the account of my client or by demand draft in his favour.</w:t>
      </w:r>
    </w:p>
    <w:p>
      <w:pPr>
        <w:pStyle w:val="Heading2"/>
      </w:pPr>
      <w:r>
        <w:t xml:space="preserve">NOTICE TO VACATE</w:t>
      </w:r>
    </w:p>
    <w:p>
      <w:pPr/>
      <w:commentRangeStart w:id="0"/>
      <w:r>
        <w:t xml:space="preserve">Take notice that if you fail to pay the said amount within the time stated, the lease shall stand terminated, and you shall quit and deliver vacant and peaceful possession of the Premises to my client on or before 28 October 2026, failing which my client shall approach the Rent Authority and the competent court at [[Court Place]] for recovery of the arrears and possession, at your risk as to costs and consequences.</w:t>
      </w:r>
      <w:commentRangeEnd w:id="0"/>
      <w:r>
        <w:commentReference w:id="0"/>
      </w:r>
    </w:p>
    <w:p>
      <w:pPr>
        <w:pStyle w:val="Heading2"/>
      </w:pPr>
      <w:r>
        <w:t xml:space="preserve">COSTS</w:t>
      </w:r>
    </w:p>
    <w:p>
      <w:pPr/>
      <w:r>
        <w:t xml:space="preserve">You are further liable to pay Rs. [[Notice Charges]] towards the cost of this notice. A copy of this notice is retained in my office for further action. Yours faithfully, Rajesh Kumar Advocate for Kannan Enrolment No. [[Enrolment Number]]</w:t>
      </w:r>
    </w:p>
    <w:sectPr w:rsidR="00FC693F" w:rsidRPr="0006063C" w:rsidSect="00034616">
      <w:pgSz w:w="11906" w:h="16838"/>
      <w:pgMar w:top="1417" w:right="1134" w:bottom="1417" w:left="1417" w:header="720" w:footer="720" w:gutter="0"/>
      <w:cols w:space="720"/>
      <w:docGrid w:linePitch="360"/>
    </w:sectPr>
  </w:body>
</w:document>
</file>

<file path=word/comments.xml><?xml version="1.0" encoding="utf-8"?>
<w:comments xmlns:w="http://schemas.openxmlformats.org/wordprocessingml/2006/main">
  <w:comment w:id="0" w:author="R. Arun Prakash (tenant counsel)" w:initials="RA">
    <w:p>
      <w:r>
        <w:t>My client needs until 30 November 2026 to find another house. Please confirm.</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mt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